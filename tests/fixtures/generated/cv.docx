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Jordan Example</w:t>
      </w:r>
    </w:p>
    <w:p>
      <w:r>
        <w:t xml:space="preserve">Senior engineer. Portfolio at </w:t>
      </w:r>
      <w:hyperlink xmlns:a="http://schemas.openxmlformats.org/drawingml/2006/main" r:id="rId11">
        <w:r>
          <w:t>jordan.example.dev</w:t>
        </w:r>
      </w:hyperlink>
      <w:r>
        <w:t xml:space="preserve"> and code on </w:t>
      </w:r>
      <w:hyperlink xmlns:a="http://schemas.openxmlformats.org/drawingml/2006/main" r:id="rId12">
        <w:r>
          <w:t>GitHub</w:t>
        </w:r>
      </w:hyperlink>
      <w:r>
        <w:t>.</w:t>
      </w:r>
    </w:p>
    <w:p>
      <w:r>
        <w:t xml:space="preserve">See </w:t>
      </w:r>
      <w:r xmlns:a="http://schemas.openxmlformats.org/drawingml/2006/main">
        <w:fldChar w:fldCharType="begin"/>
      </w:r>
      <w:r xmlns:a="http://schemas.openxmlformats.org/drawingml/2006/main">
        <w:instrText xml:space="preserve"> HYPERLINK "https://blog.example.dev" </w:instrText>
      </w:r>
      <w:r xmlns:a="http://schemas.openxmlformats.org/drawingml/2006/main">
        <w:fldChar w:fldCharType="separate"/>
      </w:r>
      <w:r xmlns:a="http://schemas.openxmlformats.org/drawingml/2006/main">
        <w:t>my blog</w:t>
      </w:r>
      <w:r xmlns:a="http://schemas.openxmlformats.org/drawingml/2006/main">
        <w:fldChar w:fldCharType="end"/>
      </w:r>
      <w:r>
        <w:t>.</w:t>
      </w:r>
    </w:p>
    <w:p>
      <w:pPr>
        <w:pStyle w:val="Heading1"/>
      </w:pPr>
      <w:r>
        <w:t>Experience</w:t>
      </w:r>
    </w:p>
    <w:p>
      <w:pPr>
        <w:pStyle w:val="Heading2"/>
      </w:pPr>
      <w:r>
        <w:t>Senior Engineer, Acme Corp</w:t>
      </w:r>
    </w:p>
    <w:p>
      <w:r>
        <w:rPr>
          <w:b/>
        </w:rPr>
        <w:t>Acme Corp</w:t>
      </w:r>
      <w:r>
        <w:tab/>
        <w:t>2019–2023</w:t>
      </w:r>
    </w:p>
    <w:p>
      <w:pPr>
        <w:pStyle w:val="ListBullet"/>
      </w:pPr>
      <w:r>
        <w:t>Led a team of five engineers.</w:t>
      </w:r>
    </w:p>
    <w:p>
      <w:pPr>
        <w:pStyle w:val="ListBullet"/>
      </w:pPr>
      <w:r>
        <w:t>Cut deployment time by 40%.</w:t>
      </w:r>
      <w:r xmlns:a="http://schemas.openxmlformats.org/drawingml/2006/main">
        <w:rPr>
          <w:rStyle w:val="FootnoteReference"/>
        </w:rPr>
        <w:footnoteReference w:id="1"/>
      </w:r>
    </w:p>
    <w:p>
      <w:pPr>
        <w:pStyle w:val="ListNumber"/>
      </w:pPr>
      <w:r>
        <w:t>First numbered point.</w:t>
      </w:r>
    </w:p>
    <w:p>
      <w:pPr>
        <w:pStyle w:val="ListNumber"/>
      </w:pPr>
      <w:r>
        <w:t>Second numbered point.</w:t>
      </w:r>
    </w:p>
    <w:p>
      <w:r>
        <w:t xml:space="preserve">Worked with </w:t>
      </w:r>
      <w:del xmlns:a="http://schemas.openxmlformats.org/drawingml/2006/main" w:id="90" w:author="x" w:date="2026-01-01T00:00:00Z">
        <w:r>
          <w:delText>removed words </w:delText>
        </w:r>
      </w:del>
      <w:ins xmlns:a="http://schemas.openxmlformats.org/drawingml/2006/main" w:id="91" w:author="x" w:date="2026-01-01T00:00:00Z">
        <w:r>
          <w:t>inserted words</w:t>
        </w:r>
      </w:ins>
      <w:r>
        <w:t xml:space="preserve"> daily.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Years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Expert | daily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5760"/>
            <w:gridSpan w:val="2"/>
          </w:tcPr>
          <w:p>
            <w:r>
              <w:t>Spanning cell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p>
      <w:r>
        <w:t>Address block</w:t>
      </w:r>
      <w:r xmlns:a="http://schemas.openxmlformats.org/drawingml/2006/main">
        <mc:AlternateContent>
          <mc:Choice Requires="wps">
            <w:drawing>
              <wp:anchor>
                <a:graphic>
                  <a:graphicData>
                    <wps:wsp>
                      <wps:txbx>
                        <w:txbxContent>
                          <w:p>
                            <w:r>
                              <w:t>Contact: jordan@example.com</w:t>
                            </w:r>
                          </w:p>
                        </w:txbxContent>
                      </wps:txbx>
                    </wps:wsp>
                  </a:graphicData>
                </a:graphic>
              </wp:anchor>
            </w:drawing>
          </mc:Choice>
          <mc:Fallback>
            <w:pict>
              <v:shape>
                <v:textbox>
                  <w:txbxContent>
                    <w:p>
                      <w:r>
                        <w:t>Contact: jordan@example.com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t xml:space="preserve">Moved: </w:t>
      </w:r>
      <w:moveFrom xmlns:a="http://schemas.openxmlformats.org/drawingml/2006/main" w:id="92" w:author="x" w:date="2026-01-01T00:00:00Z">
        <w:r>
          <w:t xml:space="preserve">OldPlace </w:t>
        </w:r>
      </w:moveFrom>
      <w:moveTo xmlns:a="http://schemas.openxmlformats.org/drawingml/2006/main" w:id="93" w:author="x" w:date="2026-01-01T00:00:00Z">
        <w:r>
          <w:t>MovedWord</w:t>
        </w:r>
      </w:moveTo>
      <w:r>
        <w:t xml:space="preserve"> end.</w:t>
      </w:r>
    </w:p>
    <w:p>
      <w:r>
        <w:t xml:space="preserve">Rating: </w:t>
      </w:r>
      <w:r xmlns:a="http://schemas.openxmlformats.org/drawingml/2006/main">
        <w:sym w:font="Wingdings" w:char="F0B7"/>
      </w:r>
      <w:r>
        <w:t xml:space="preserve"> 5</w:t>
      </w:r>
    </w:p>
    <w:p>
      <w:r>
        <w:t>Nested boxes</w:t>
      </w:r>
      <w:r xmlns:a="http://schemas.openxmlformats.org/drawingml/2006/main">
        <mc:AlternateContent>
          <mc:Choice Requires="wps">
            <w:drawing>
              <wp:anchor>
                <a:graphic>
                  <a:graphicData>
                    <wps:wsp>
                      <wps:txbx>
                        <w:txbxContent>
                          <w:p>
                            <w:r>
                              <w:t>Outer box</w:t>
                            </w:r>
                            <w:r>
                              <mc:AlternateContent>
                                <mc:Choice Requires="wps">
                                  <w:drawing>
                                    <wp:anchor>
                                      <a:graphic>
                                        <a:graphicData>
                                          <wps:wsp>
                                            <wps:txbx>
                                              <w:txbxContent>
                                                <w:p>
                                                  <w:r>
                                                    <w:t>Inner box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</wps:wsp>
                                        </a:graphicData>
                                      </a:graphic>
                                    </wp:anchor>
                                  </w:drawing>
                                </mc:Choice>
                                <mc:Fallback>
                                  <w:pict>
                                    <v:shape>
                                      <v:textbox>
                                        <w:txbxContent>
                                          <w:p>
                                            <w:r>
                                              <w:t>Inner box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</wps:wsp>
                  </a:graphicData>
                </a:graphic>
              </wp:anchor>
            </w:drawing>
          </mc:Choice>
          <mc:Fallback>
            <w:pict>
              <v:shape>
                <v:textbox>
                  <w:txbxContent>
                    <w:p>
                      <w:r>
                        <w:t>Outer box</w:t>
                      </w:r>
                      <w:r>
                        <mc:AlternateContent>
                          <mc:Choice Requires="wps">
                            <w:drawing>
                              <wp:anchor>
                                <a:graphic>
                                  <a:graphicData>
                                    <wps:wsp>
                                      <wps:txbx>
                                        <w:txbxContent>
                                          <w:p>
                                            <w:r>
                                              <w:t>Inner box</w:t>
                                            </w:r>
                                          </w:p>
                                        </w:txbxContent>
                                      </wps:txbx>
                                    </wps:wsp>
                                  </a:graphicData>
                                </a:graphic>
                              </wp:anchor>
                            </w:drawing>
                          </mc:Choice>
                          <mc:Fallback>
                            <w:pict>
                              <v:shape>
                                <v:textbox>
                                  <w:txbxContent>
                                    <w:p>
                                      <w:r>
                                        <w:t>Inner box</w:t>
                                      </w:r>
                                    </w:p>
                                  </w:txbxContent>
                                </v:textbox>
                              </v:shape>
                            </w:pict>
                          </mc:Fallback>
                        </mc:AlternateConten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Heading1"/>
      </w:pPr>
      <w:r>
        <w:t>Languages</w:t>
      </w:r>
    </w:p>
    <w:p>
      <w:r>
        <w:t>English (native), German (C1)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jordan@example.com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Measured over 2023.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Jordan Example – CV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jordan.example.dev" TargetMode="External"/><Relationship Id="rId12" Type="http://schemas.openxmlformats.org/officeDocument/2006/relationships/hyperlink" Target="https://github.com/jordan-example" TargetMode="External"/><Relationship Id="rId13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Example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